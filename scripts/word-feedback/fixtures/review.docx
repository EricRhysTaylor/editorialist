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ms-word.commentsExtended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The door </w:t>
      </w:r>
      <w:ins w:id="1" w:author="Synthetic Editor" w:date="2026-09-01T10:30:00Z">
        <w:r>
          <w:t xml:space="preserve">slowly </w:t>
        </w:r>
      </w:ins>
      <w:r>
        <w:t xml:space="preserve">opened.</w:t>
      </w:r>
    </w:p>
    <w:p>
      <w:r>
        <w:t xml:space="preserve">She </w:t>
      </w:r>
      <w:del w:id="2" w:author="Synthetic Editor" w:date="2026-09-01T10:30:00Z">
        <w:r>
          <w:delText xml:space="preserve">really </w:delText>
        </w:r>
      </w:del>
      <w:r>
        <w:t xml:space="preserve">waited.</w:t>
      </w:r>
    </w:p>
    <w:p>
      <w:r>
        <w:t xml:space="preserve">The light was </w:t>
      </w:r>
      <w:del w:id="3" w:author="Synthetic Editor" w:date="2026-09-01T10:30:00Z">
        <w:r>
          <w:delText xml:space="preserve">red</w:delText>
        </w:r>
      </w:del>
      <w:ins w:id="4" w:author="Synthetic Editor" w:date="2026-09-01T10:30:00Z">
        <w:r>
          <w:t xml:space="preserve">blue</w:t>
        </w:r>
      </w:ins>
      <w:r>
        <w:t xml:space="preserve">.</w:t>
      </w:r>
    </w:p>
    <w:p>
      <w:r>
        <w:t xml:space="preserve">A </w:t>
      </w:r>
      <w:ins w:id="5" w:author="Second Reviewer" w:date="2026-09-02T11:00:00Z">
        <w:r>
          <w:t xml:space="preserve">quiet </w:t>
        </w:r>
        <w:r>
          <w:t xml:space="preserve">silver </w:t>
        </w:r>
      </w:ins>
      <w:r>
        <w:t xml:space="preserve">bell rang.</w:t>
      </w:r>
    </w:p>
    <w:p>
      <w:commentRangeStart w:id="10"/>
      <w:r>
        <w:t xml:space="preserve">He </w:t>
      </w:r>
      <w:del w:id="6" w:author="Synthetic Editor" w:date="2026-09-01T10:30:00Z">
        <w:r>
          <w:delText xml:space="preserve">still </w:delText>
        </w:r>
      </w:del>
      <w:r>
        <w:t xml:space="preserve">waited.</w:t>
      </w:r>
      <w:commentRangeEnd w:id="10"/>
      <w:r>
        <w:commentReference w:id="10"/>
      </w:r>
    </w:p>
    <w:p>
      <w:r>
        <w:t xml:space="preserve">Echo.</w:t>
      </w:r>
      <w:ins w:id="7" w:author="Synthetic Editor" w:date="2026-09-01T10:30:00Z">
        <w:r>
          <w:t xml:space="preserve"> Again.</w:t>
        </w:r>
      </w:ins>
    </w:p>
    <w:p>
      <w:r>
        <w:t xml:space="preserve">Echo.</w:t>
      </w:r>
    </w:p>
    <w:p>
      <w:pPr>
        <w:rPr>
          <w:del w:id="8" w:author="Synthetic Editor" w:date="2026-09-01T10:30:00Z"/>
        </w:rPr>
      </w:pPr>
      <w:r>
        <w:t xml:space="preserve">First paragraph.</w:t>
      </w:r>
    </w:p>
    <w:p>
      <w:r>
        <w:t xml:space="preserve">Second paragraph.</w:t>
      </w:r>
    </w:p>
    <w:p>
      <w:r>
        <w:rPr>
          <w:b/>
          <w:rPrChange w:id="9" w:author="Synthetic Editor" w:date="2026-09-01T10:30:00Z">
            <w:rPr/>
          </w:rPrChange>
        </w:rPr>
        <w:t>Styled.</w:t>
      </w:r>
    </w:p>
    <w:p>
      <w:moveFrom w:id="11" w:author="Synthetic Editor" w:date="2026-09-01T10:30:00Z">
        <w:r>
          <w:delText xml:space="preserve">Moved passage.</w:delText>
        </w:r>
      </w:moveFrom>
    </w:p>
    <w:p>
      <w:moveTo w:id="12" w:author="Synthetic Editor" w:date="2026-09-01T10:30:00Z">
        <w:r>
          <w:t xml:space="preserve">Moved passage.</w:t>
        </w:r>
      </w:moveTo>
    </w:p>
    <w:p>
      <w:commentRangeStart w:id="13"/>
      <w:r>
        <w:t xml:space="preserve">Across first.</w:t>
      </w:r>
    </w:p>
    <w:p>
      <w:r>
        <w:t xml:space="preserve">Across second.</w:t>
      </w:r>
      <w:commentRangeEnd w:id="13"/>
      <w:r>
        <w:commentReference w:id="13"/>
      </w:r>
    </w:p>
    <w:sectPr/>
  </w:body>
</w:document>
</file>

<file path=word/comments.xml><?xml version="1.0" encoding="utf-8"?>
<w:comments xmlns:w="http://schemas.openxmlformats.org/wordprocessingml/2006/main" xmlns:w14="http://schemas.microsoft.com/office/word/2010/wordml">
  <w:comment w:id="10" w:author="Synthetic Editor" w:date="2026-09-01T12:00:00Z">
    <w:p w14:paraId="00000010">
      <w:r>
        <w:t xml:space="preserve">Why does he wait?</w:t>
      </w:r>
    </w:p>
  </w:comment>
  <w:comment w:id="14" w:author="Second Reviewer" w:date="2026-09-01T12:00:00Z">
    <w:p w14:paraId="00000014">
      <w:r>
        <w:t xml:space="preserve">I agree; clarify his motive.</w:t>
      </w:r>
    </w:p>
  </w:comment>
  <w:comment w:id="13" w:author="Synthetic Editor" w:date="2026-09-01T12:00:00Z">
    <w:p w14:paraId="00000013">
      <w:r>
        <w:t xml:space="preserve">Consider the transition.</w:t>
      </w:r>
    </w:p>
  </w:comment>
</w:comments>
</file>

<file path=word/commentsExtended.xml><?xml version="1.0" encoding="utf-8"?>
<w15:commentsEx xmlns:w15="http://schemas.microsoft.com/office/word/2012/wordml">
  <w15:commentEx w15:paraId="00000010" w15:done="0"/>
  <w15:commentEx w15:paraId="00000014" w15:paraIdParent="00000010" w15:done="0"/>
</w15:commentsEx>
</file>

<file path=word/settings.xml><?xml version="1.0" encoding="utf-8"?>
<w:settings xmlns:w="http://schemas.openxmlformats.org/wordprocessingml/2006/main">
  <w:trackRevisions/>
</w:settings>
</file>

<file path=word/_rels/document.xml.rels><Relationships xmlns="http://schemas.openxmlformats.org/package/2006/relationships"><Relationship Id="rId1" Type="http://schemas.openxmlformats.org/officeDocument/2006/relationships/comments" Target="comments.xml"/><Relationship Id="rId2" Type="http://schemas.microsoft.com/office/2011/relationships/commentsExtended" Target="commentsExtended.xml"/><Relationship Id="rId3" Type="http://schemas.openxmlformats.org/officeDocument/2006/relationships/settings" Target="settings.xml"/></Relationships>
</file>